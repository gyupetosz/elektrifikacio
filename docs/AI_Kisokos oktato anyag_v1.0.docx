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40"/>
          <w:szCs w:val="40"/>
          <w:rtl w:val="0"/>
        </w:rPr>
        <w:t xml:space="preserve">Tudásbázis az AI Kisokos Számára.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Átfogó Útmutató az Elektromos Autózás és a Flotta Elektrifikáció bevezetéséhez.</w:t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Bevezetés</w:t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mobilitás forradalma nem a jövő, hanem a jelen. A technológia fejlődésével, a növekvő környezettudatossággal és a változó gazdasági ösztönzőkkel az elektromos járművek (EV) egyre inkább a mindennapi közlekedés és a vállalati flották meghatározó szereplőivé válnak. Ez az átállás azonban számos kérdést vet fel mind a magánvásárlók, mind a cégvezetők számára. Milyen autót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válasszunk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? Hogyan és hol fogom tölteni? Megéri-e anyagilag? Hogyan illeszthető be a vállalati működésbe?</w:t>
      </w:r>
    </w:p>
    <w:p w:rsidR="00000000" w:rsidDel="00000000" w:rsidP="00000000" w:rsidRDefault="00000000" w:rsidRPr="00000000" w14:paraId="00000005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Jelen dokumentum célja, hogy egy átfogó, adatokkal alátámasztott és gyakorlatias tudásbázist nyújtson, amely választ ad ezekre a kérdésekre. Az itt összegyűjtött információk alapul szolgálnak egy mesterséges intelligencia alapú asszisztens, az "AI Kisokos" számára, hogy hatékony és személyre szabott tanácsokkal segítse a felhasználókat az elektromos autózás világában való eligazodásban. A jelentés öt fejezetben, a legalapvetőbb fogalmaktól a stratégiai vállalati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tervezés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vezeti végig az olvasót az elektrifikáció folyamatán, eloszlatva a tévhiteket és bemutatva a valós lehetőségeket.</w:t>
      </w:r>
    </w:p>
    <w:p w:rsidR="00000000" w:rsidDel="00000000" w:rsidP="00000000" w:rsidRDefault="00000000" w:rsidRPr="00000000" w14:paraId="00000006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I. Fejezet: Alapvető Ismeretek az Elektromos Autózásról – A Tudás Alapkövei</w:t>
      </w:r>
    </w:p>
    <w:p w:rsidR="00000000" w:rsidDel="00000000" w:rsidP="00000000" w:rsidRDefault="00000000" w:rsidRPr="00000000" w14:paraId="00000007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autózás világának megértéséhez elengedhetetlen néhány alapvető műszaki és technológiai fogalom tisztázása. Ezek nem csupán elvont részletek, hanem a mindennapi használat, a költségek és a felhasználói élmény sarokkövei. Ezen alapok ismerete nélkülözhetetlen a megalapozott döntéshozatalhoz.</w:t>
      </w:r>
    </w:p>
    <w:p w:rsidR="00000000" w:rsidDel="00000000" w:rsidP="00000000" w:rsidRDefault="00000000" w:rsidRPr="00000000" w14:paraId="00000008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1.1. Milyen típusú </w:t>
      </w:r>
      <w:sdt>
        <w:sdtPr>
          <w:id w:val="12009587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elektromos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autók léteznek, és mi a különbség köztük (BEV, PHEV, REx)?</w:t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"elektromos autó" egy gyűjtőfogalom, amely többféle hajtásláncot takar. A megfelelő típus kiválasztása az első és legfontosabb lépés, amely alapvetően a felhasználó közlekedési szokásaitól függ.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BEV (Battery Electric Vehicle – Tisztán Elektromos Jármű):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Ezek a járművek kizárólag akkumulátorból nyerik a mozgáshoz szükséges energiát, és egy vagy több elektromos motor hajtja őket. Nincs bennük belső égésű motor, így használat közben teljesen károsanyag-kibocsátás mentesek. Ideális választás azok számára, akiknek a napi közlekedési igényeit a jármű hatótávja biztonsággal lefedi, és rendelkeznek megbízható töltési lehetőséggel. Példák: Tesla Model 3, BYD Atto 3, Hyundai Kona Electric.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PHEV (Plug-in Hybrid Electric Vehicle – Hálózatról Tölthető Hibrid):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Ezek a járművek egy elektromos motor és egy hagyományos belső égésű motor kombinációjával működnek. Kisebb kapacitású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akkumulátor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hálózatról tölthető, ami jellemzően 30-80 km tisztán elektromos hatótávot tesz lehetővé. Ha az akkumulátor lemerül, az autó hagyományos hibridként működik tovább a benzinmotor segítségével. A PHEV jó kompromisszum lehet azoknak, akiknek a napi ingázása belefér az elektromos hatótávba, de a hosszabb utakon nem szeretnének a nyilvános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töltő hálózattól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függni.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REx (Range-Extended Electric Vehicle – Hatótávnövelővel Ellátott Elektromos Jármű):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 a típus lényegében egy BEV, amelyet kiegészítettek egy kis méretű belső égésű motorral. Fontos különbség a PHEV-hez képest, hogy ez a kis motor nem a kerekeket hajtja, hanem kizárólag generátorként funkcionál: áramot termel az akkumulátor számára, ha az lemerülőben van. Ezáltal megnöveli a jármű teljes hatótávját, kiküszöbölve a "hatótáv parát". Példa erre a technológiára a BMW i3 REx modellje.</w:t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vásárlási tanácsadás során kulcsfontosságú felmérni a felhasználó igényeit. A napi kilométer-teljesítmény és a hosszabb utak gyakorisága alapján lehet felelős javaslatot tenni arra, hogy a BEV, a PHEV vagy a REx technológia jelenti-e számára a legideálisabb megoldást.</w:t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1.2. Mit jelentenek a legfontosabb műszaki mértékegységek: kW és kWh? Mi a különbség?</w:t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autózás két alapvető mértékegysége a kilowatt (kW) és a kilowattóra (kWh). Ezek megértése elengedhetetlen a töltési idők, a hatótáv és a költségek értelmezéséhez.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kW (kilowatt):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teljesítmény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mértékegysége. Azt mutatja meg, hogy egy adott pillanatban mennyi energia áramlik. A kontextustól függően jelentheti a motor teljesítményét (pl. egy 150 kW-os motor erősebb, mint egy 80 kW-os) vagy a töltés sebességét (pl. egy 11 kW-os fali töltő gyorsabban tölt, mint egy 3,7 kW-os).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kWh (kilowattóra):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energia mennyiségének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vagyis 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kapacitásának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 mértékegysége. Ez feleltethető meg az elektromos autók "üzemanyagtartályának". Egy 60 kWh-s akkumulátor több energiát képes tárolni, mint egy 40 kWh-s, így </w:t>
      </w:r>
      <w:sdt>
        <w:sdtPr>
          <w:id w:val="-1444108701"/>
          <w:tag w:val="goog_rdk_1"/>
        </w:sdtPr>
        <w:sdtContent>
          <w:ins w:author="László Iváncsó" w:id="0" w:date="2025-09-03T12:56:05Z"/>
          <w:sdt>
            <w:sdtPr>
              <w:id w:val="2023435117"/>
              <w:tag w:val="goog_rdk_2"/>
            </w:sdtPr>
            <w:sdtContent>
              <w:ins w:author="László Iváncsó" w:id="0" w:date="2025-09-03T12:56:05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1" w:date="2025-09-03T12:56:05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- az autó fogyasztásának függvényében - </w:t>
                </w:r>
              </w:ins>
            </w:sdtContent>
          </w:sdt>
          <w:ins w:author="László Iváncsó" w:id="0" w:date="2025-09-03T12:56:05Z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általában nagyobb hatótávot biztosít. Az autók fogyasztását is ebben a mértékegységben, kWh/</w:t>
      </w:r>
      <w:sdt>
        <w:sdtPr>
          <w:id w:val="959992327"/>
          <w:tag w:val="goog_rdk_3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100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km vagy Wh/100km formában adják meg.</w:t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Egy szemléletes analógiával: ha a töltés egy csapból folyó víz, akkor a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víz áramlásának sebessége (liter/perc), míg a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kWh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vödör mérete (liter), amit megtöltünk.</w:t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alapvető összefüggések a következők: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Töltési teljesítmény (W) = Feszültség (V) × Áramerősség (A). Például egy szabványos otthoni konnektor (230V) 10 Amperen 230×10=2300 W, azaz 2,3 kW teljesítményt </w:t>
      </w:r>
      <w:sdt>
        <w:sdtPr>
          <w:id w:val="-1777196695"/>
          <w:tag w:val="goog_rdk_4"/>
        </w:sdtPr>
        <w:sdtContent>
          <w:ins w:author="László Iváncsó" w:id="2" w:date="2025-09-03T13:01:50Z"/>
          <w:sdt>
            <w:sdtPr>
              <w:id w:val="977851427"/>
              <w:tag w:val="goog_rdk_5"/>
            </w:sdtPr>
            <w:sdtContent>
              <w:ins w:author="László Iváncsó" w:id="2" w:date="2025-09-03T13:01:50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3" w:date="2025-09-03T13:01:50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képes </w:t>
                </w:r>
              </w:ins>
            </w:sdtContent>
          </w:sdt>
          <w:ins w:author="László Iváncsó" w:id="2" w:date="2025-09-03T13:01:50Z"/>
        </w:sdtContent>
      </w:sdt>
      <w:sdt>
        <w:sdtPr>
          <w:id w:val="-302488434"/>
          <w:tag w:val="goog_rdk_6"/>
        </w:sdtPr>
        <w:sdtContent>
          <w:del w:author="László Iváncsó" w:id="2" w:date="2025-09-03T13:01:50Z"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delText xml:space="preserve">ad</w:delText>
            </w:r>
          </w:del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le</w:t>
      </w:r>
      <w:sdt>
        <w:sdtPr>
          <w:id w:val="-854943861"/>
          <w:tag w:val="goog_rdk_7"/>
        </w:sdtPr>
        <w:sdtContent>
          <w:ins w:author="László Iváncsó" w:id="4" w:date="2025-09-03T13:01:56Z"/>
          <w:sdt>
            <w:sdtPr>
              <w:id w:val="-812924886"/>
              <w:tag w:val="goog_rdk_8"/>
            </w:sdtPr>
            <w:sdtContent>
              <w:ins w:author="László Iváncsó" w:id="4" w:date="2025-09-03T13:01:56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5" w:date="2025-09-03T13:01:56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adni.</w:t>
                </w:r>
              </w:ins>
            </w:sdtContent>
          </w:sdt>
          <w:ins w:author="László Iváncsó" w:id="4" w:date="2025-09-03T13:01:56Z"/>
        </w:sdtContent>
      </w:sdt>
      <w:sdt>
        <w:sdtPr>
          <w:id w:val="-667626165"/>
          <w:tag w:val="goog_rdk_9"/>
        </w:sdtPr>
        <w:sdtContent>
          <w:del w:author="László Iváncsó" w:id="4" w:date="2025-09-03T13:01:56Z"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delText xml:space="preserve">.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8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Töltött energia (kWh) = Töltési teljesítmény (kW) × Töltési idő (óra). Például egy 11 kW-os töltő 3 óra alatt 11×3=33 kWh energiát tölt az akkumulátorba.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1.3. Mi a különbség az AC (váltakozó áramú) és a DC (egyenáramú) töltés között?</w:t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autók akkumulátorai kizárólag egyenáramot (DC) tudnak tárolni, míg az elektromos hálózat váltakozó áramot (AC) szolgáltat. A két töltési típus közötti különbség abban rejlik, hogy hol történik meg az AC-DC átalakítás.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AC töltés (váltakozó áramú):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Ezt nevezik lassú vagy gyors töltésnek is. Az otthoni konnektorok, fali töltők (wallboxok) és a legtöbb nyilvános, nem villámtöltő oszlop AC áramot ad le. Az áram átalakítását az autóba épített fedélzeti töltő (inverter) végzi el. Ennek a komponensnek a teljesítménye határozza meg a maximális AC töltési sebességet, ami jellemzően 3,7 kW, 7,4 kW, 11 kW vagy 22 kW lehet. Az AC töltés ideális az éjszakai otthoni, vagy a napközbeni munkahelyi töltésre, amikor az autó hosszabb ideig áll.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DC töltés (egyenáramú):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Ezt nevezik villámtöltésnek vagy ultragyors töltésnek (HPC - High Power Charging). Ebben az esetben maga a töltőoszlop egy nagy teljesítményű ipari átalakító, amely közvetlenül egyenárammal táplálja az autó akkumulátorát, megkerülve a jármű lassabb fedélzeti töltőjét. Ez teszi lehetővé a sokkal nagyobb, 50 kW-tól akár 350 kW-ot is meghaladó töltési teljesítményt. A DC töltőket jellemzően hosszabb utazások során, autópályák mentén használják, ahol a cél a lehető legrövidebb idő alatt jelentős hatótáv visszanyerése.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felhasználó számára a legfontosabb különbség a sebesség és az ár. Az AC töltés lassabb és jelentősen olcsóbb (különösen otthon), míg a DC töltés gyors, de jóval költségesebb. A mindennapi közlekedési igényeket ideális esetben olcsó AC töltéssel kell fedezni, a DC villámtöltést pedig a hosszabb utakra tartalékolni.</w:t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1.4. Hogyan számolhatom ki a várható hatótávot és a töltési időt?</w:t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fenti fogalmak ismeretében egyszerű matematikai képletekkel megbecsülhető a két leggyakoribb kérdés: "meddig jutok el?" és "mennyi idő feltölteni?".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8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Hatótáv számítása:</w:t>
      </w:r>
    </w:p>
    <w:p w:rsidR="00000000" w:rsidDel="00000000" w:rsidP="00000000" w:rsidRDefault="00000000" w:rsidRPr="00000000" w14:paraId="0000001E">
      <w:pPr>
        <w:spacing w:after="280" w:line="240" w:lineRule="auto"/>
        <w:ind w:left="720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$$ \text{Hatótáv (km)} = \frac{\text{Akkumulátor nettó kapacitása (kWh)}}{\text{Átlagfogyasztás (kWh/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100 km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)}} \times 100 $$</w:t>
      </w:r>
    </w:p>
    <w:p w:rsidR="00000000" w:rsidDel="00000000" w:rsidP="00000000" w:rsidRDefault="00000000" w:rsidRPr="00000000" w14:paraId="0000001F">
      <w:pPr>
        <w:spacing w:after="280" w:line="240" w:lineRule="auto"/>
        <w:ind w:left="720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Például, egy 60 kWh nettó kapacitású akkumulátorral és átlagosan 17 kWh/100 km fogyasztással rendelkező autó elméleti hatótávja körülbelül 353 km.3 Fontos megjegyezni, hogy a valós hatótávot számos tényező befolyásolja, mint a sebesség, a külső hőmérséklet, a domborzat és a fűtés/klíma használata.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8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Töltési idő számítása:</w:t>
      </w:r>
    </w:p>
    <w:p w:rsidR="00000000" w:rsidDel="00000000" w:rsidP="00000000" w:rsidRDefault="00000000" w:rsidRPr="00000000" w14:paraId="00000021">
      <w:pPr>
        <w:spacing w:after="280" w:line="240" w:lineRule="auto"/>
        <w:ind w:left="720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öltési idő (óra) és a Töltési teljesítmény (kW), a töltött energia (kWh)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="240" w:lineRule="auto"/>
        <w:ind w:left="720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Például egy 60 kWh-s akkumulátor 20%-ról 80%-ra való feltöltése (ami a kapacitás 60%-a, azaz 36 </w:t>
      </w:r>
      <w:sdt>
        <w:sdtPr>
          <w:id w:val="660564948"/>
          <w:tag w:val="goog_rdk_10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kWh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energia betöltését jelenti) egy 11 kW-os AC fali töltőn körülbelül 36 kWh/11 kW≈3,3 órát vesz igénybe. A töltési teljesítmény nem mindig állandó; az akkumulátor töltöttségi szintjének növekedésével, különösen 80% felett, az autó elektronikája a cellák védelme érdekében csökkenti a </w:t>
      </w:r>
      <w:sdt>
        <w:sdtPr>
          <w:id w:val="-2102507200"/>
          <w:tag w:val="goog_rdk_11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sebességet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alábbi táblázat szemlélteti, hogy a különböző teljesítményű töltőkkel mennyi idő alatt mekkora hatótávot lehet egy átlagos (17 kWh/100 km fogyasztású) elektromos autóba tölteni.</w:t>
      </w:r>
    </w:p>
    <w:p w:rsidR="00000000" w:rsidDel="00000000" w:rsidP="00000000" w:rsidRDefault="00000000" w:rsidRPr="00000000" w14:paraId="00000024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Töltési Teljesítmény és Hatótáv Növekedés</w:t>
      </w:r>
      <w:r w:rsidDel="00000000" w:rsidR="00000000" w:rsidRPr="00000000">
        <w:rPr>
          <w:rtl w:val="0"/>
        </w:rPr>
      </w:r>
    </w:p>
    <w:tbl>
      <w:tblPr>
        <w:tblStyle w:val="Table1"/>
        <w:tblW w:w="9056.000000000002" w:type="dxa"/>
        <w:jc w:val="left"/>
        <w:tblLayout w:type="fixed"/>
        <w:tblLook w:val="0400"/>
      </w:tblPr>
      <w:tblGrid>
        <w:gridCol w:w="1890"/>
        <w:gridCol w:w="1263"/>
        <w:gridCol w:w="1409"/>
        <w:gridCol w:w="1927"/>
        <w:gridCol w:w="2456"/>
        <w:gridCol w:w="111"/>
        <w:tblGridChange w:id="0">
          <w:tblGrid>
            <w:gridCol w:w="1890"/>
            <w:gridCol w:w="1263"/>
            <w:gridCol w:w="1409"/>
            <w:gridCol w:w="1927"/>
            <w:gridCol w:w="2456"/>
            <w:gridCol w:w="1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Töltő típusa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Teljesítmény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Töltési sebesség (kb.)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 óra töltéssel nyert hatótáv (kb.)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10 óra (éjszakai) töltéssel nyert hatótáv (kb.)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Otthoni konnektor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2,3 kW (10A)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13,5 km/óra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13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135 km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Otthoni konnektor (erősített)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3,7 kW (16A)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22 km/óra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22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220 km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 fali töltő / nyilvános oszlop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11 kW (3x16A)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64 km/óra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64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640 km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 villámtöltő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150 kW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15 km/perc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882 km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8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1.5. Mitől függ egy elektromos autó gazdaságos használata?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z elektromos autó gazdaságossága és használhatósága nagymértékben függ a felhasználó töltési lehetőségeitől. Aki a napi közlekedését szinte kizárólag otthoni, éjszakai árammal tudja megoldani, annak az "üzemanyagköltsége" a töredéke lesz egy belső égésű motoros autóénak. </w:t>
      </w:r>
    </w:p>
    <w:p w:rsidR="00000000" w:rsidDel="00000000" w:rsidP="00000000" w:rsidRDefault="00000000" w:rsidRPr="00000000" w14:paraId="00000047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Ezzel szemben, aki nem rendelkezik dedikált parkolóval és töltővel (pl. lakótelepen él), és drága nyilvános DC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villámtöltőkre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kényszerül, annak az üzemeltetési költségei megközelíthetik</w:t>
      </w:r>
      <w:sdt>
        <w:sdtPr>
          <w:id w:val="-1573607679"/>
          <w:tag w:val="goog_rdk_12"/>
        </w:sdtPr>
        <w:sdtContent>
          <w:ins w:author="László Iváncsó" w:id="6" w:date="2025-09-03T13:11:48Z"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 egy </w:t>
            </w:r>
          </w:ins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benzines</w:t>
      </w:r>
      <w:sdt>
        <w:sdtPr>
          <w:id w:val="970089925"/>
          <w:tag w:val="goog_rdk_13"/>
        </w:sdtPr>
        <w:sdtContent>
          <w:ins w:author="László Iváncsó" w:id="7" w:date="2025-09-03T13:11:52Z"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 vagy </w:t>
            </w:r>
          </w:ins>
          <w:sdt>
            <w:sdtPr>
              <w:id w:val="1961519347"/>
              <w:tag w:val="goog_rdk_14"/>
            </w:sdtPr>
            <w:sdtContent>
              <w:ins w:author="László Iváncsó" w:id="7" w:date="2025-09-03T13:11:52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8" w:date="2025-09-03T13:11:52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dizel</w:t>
                </w:r>
              </w:ins>
            </w:sdtContent>
          </w:sdt>
          <w:ins w:author="László Iváncsó" w:id="7" w:date="2025-09-03T13:11:52Z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autóét. Ezért a vásárlási tanácsadás során az egyik legelső és legfontosabb kérdésnek arra kell irányulnia, hogy a potenciális vásárló hol és milyen körülmények között tudja majd tölteni a járművét.</w:t>
      </w:r>
    </w:p>
    <w:p w:rsidR="00000000" w:rsidDel="00000000" w:rsidP="00000000" w:rsidRDefault="00000000" w:rsidRPr="00000000" w14:paraId="00000048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II. Fejezet: Útmutató a Vásárláshoz – Magánszemélyeknek</w:t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 vásárlása jelentős pénzügyi döntés, amely a műszaki paramétereken túl számos egyéb szempont mérlegelését igényli. Ez a fejezet gyakorlati útmutatást nyújt magánszemélyek számára az új és használt piac közötti választáshoz, a jármű állapotának felméréséhez, az állami támogatások igénybevételéhez és a személyes igényeknek leginkább megfelelő modell kiválasztásához.</w:t>
      </w:r>
    </w:p>
    <w:p w:rsidR="00000000" w:rsidDel="00000000" w:rsidP="00000000" w:rsidRDefault="00000000" w:rsidRPr="00000000" w14:paraId="0000004A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2.1. Új vagy használt elektromos autót vegyek? Mik az előnyök és hátrányok?</w:t>
      </w:r>
    </w:p>
    <w:p w:rsidR="00000000" w:rsidDel="00000000" w:rsidP="00000000" w:rsidRDefault="00000000" w:rsidRPr="00000000" w14:paraId="0000004B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Ez az egyik legelső és legfontosabb döntés, amelyet a leendő tulajdonosnak meg kell hoznia. Mindkét opciónak vannak komoly érvei és ellenérvei, amelyeket a személyes pénzügyi helyzet és a kockázatvállalási hajlandóság fényében kell értékelni.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Új elektromos autó vásárlása: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Előnyök: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vásárló a legfrissebb technológiát kapja, ami jellemzően nagyobb akkumulátor-kapacitást, hosszabb hatótávot, gyorsabb töltési képességeket és fejlettebb szoftveres funkciókat jelent. A legfontosabb előny a teljes körű gyártói garancia, amely magában foglalja a jármű fő komponenseire és – külön – az akkumulátorra vonatkozó jótállást is. Emellett az új autókra </w:t>
      </w:r>
      <w:sdt>
        <w:sdtPr>
          <w:id w:val="758566351"/>
          <w:tag w:val="goog_rdk_15"/>
        </w:sdtPr>
        <w:sdtContent>
          <w:ins w:author="László Iváncsó" w:id="9" w:date="2025-09-03T13:17:17Z"/>
          <w:sdt>
            <w:sdtPr>
              <w:id w:val="-256667693"/>
              <w:tag w:val="goog_rdk_16"/>
            </w:sdtPr>
            <w:sdtContent>
              <w:ins w:author="László Iváncsó" w:id="9" w:date="2025-09-03T13:17:17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10" w:date="2025-09-03T13:17:17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gyakran </w:t>
                </w:r>
              </w:ins>
            </w:sdtContent>
          </w:sdt>
          <w:ins w:author="László Iváncsó" w:id="9" w:date="2025-09-03T13:17:17Z"/>
        </w:sdtContent>
      </w:sdt>
      <w:sdt>
        <w:sdtPr>
          <w:id w:val="-1404496662"/>
          <w:tag w:val="goog_rdk_17"/>
        </w:sdtPr>
        <w:sdtContent>
          <w:del w:author="László Iváncsó" w:id="9" w:date="2025-09-03T13:17:17Z"/>
          <w:sdt>
            <w:sdtPr>
              <w:id w:val="1138046841"/>
              <w:tag w:val="goog_rdk_18"/>
            </w:sdtPr>
            <w:sdtContent>
              <w:del w:author="László Iváncsó" w:id="9" w:date="2025-09-03T13:17:17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10" w:date="2025-09-03T13:17:17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delText xml:space="preserve">általában</w:delText>
                </w:r>
              </w:del>
            </w:sdtContent>
          </w:sdt>
          <w:del w:author="László Iváncsó" w:id="9" w:date="2025-09-03T13:17:17Z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igénybe vehetők az aktuális állami támogatások, amelyek jelentősen csökkenthetik a vételárat.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Hátrányok: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legnyilvánvalóbb hátrány a magasabb vételár. Emellett, mint minden új autónál, az elektromos modelleknél is jelentős az azonnali és a kezdeti években tapasztalható értékvesztés. A gyors technológiai fejlődés miatt egy ma csúcsmodellnek számító autó néhány év múlva elavultabbnak tűnhet, ami tovább gyorsíthatja az értékcsökkenését.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Használt elektromos autó vásárlása: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Előnyök: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legfőbb vonzerő a jelentősen alacsonyabb ár. Az első tulajdonos már elszenvedte a legnagyobb mértékű értékvesztést, így a második vásárló egy jóval kedvezőbb áron juthat hozzá a járműhöz. A használt EV-k piaca folyamatosan bővül, így egyre szélesebb a kínat a különböző méret- és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ár kategóriákban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28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Hátrányok: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legnagyobb kockázatot az akkumulátor állapota, vagyis a degradációja jelenti, ami a hatótáv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csökkentésében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nyilvánul meg. A gyártói garancia, különösen az akkumulátorra vonatkozó, már lejárt vagy a lejárat közelében lehet. A jármű régebbi technológiát képviselhet, ami lassabb töltést vagy kevesebb kényelmi funkciót jelenthet.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</w:r>
    </w:p>
    <w:sdt>
      <w:sdtPr>
        <w:id w:val="-1623552673"/>
        <w:tag w:val="goog_rdk_22"/>
      </w:sdtPr>
      <w:sdtContent>
        <w:p w:rsidR="00000000" w:rsidDel="00000000" w:rsidP="00000000" w:rsidRDefault="00000000" w:rsidRPr="00000000" w14:paraId="00000052">
          <w:pPr>
            <w:spacing w:after="280" w:line="240" w:lineRule="auto"/>
            <w:rPr>
              <w:ins w:author="Gábor Pataki" w:id="11" w:date="2025-09-03T09:40:32Z"/>
              <w:rFonts w:ascii="Arial" w:cs="Arial" w:eastAsia="Arial" w:hAnsi="Arial"/>
              <w:b w:val="1"/>
              <w:sz w:val="22"/>
              <w:szCs w:val="22"/>
              <w:rPrChange w:author="Gábor Pataki" w:id="12" w:date="2025-09-03T09:40:32Z">
                <w:rPr>
                  <w:rFonts w:ascii="Arial" w:cs="Arial" w:eastAsia="Arial" w:hAnsi="Arial"/>
                  <w:b w:val="1"/>
                  <w:color w:val="000000"/>
                  <w:sz w:val="21"/>
                  <w:szCs w:val="21"/>
                </w:rPr>
              </w:rPrChange>
            </w:rPr>
          </w:pPr>
          <w:sdt>
            <w:sdtPr>
              <w:id w:val="1462046238"/>
              <w:tag w:val="goog_rdk_20"/>
            </w:sdtPr>
            <w:sdtContent>
              <w:ins w:author="Gábor Pataki" w:id="11" w:date="2025-09-03T09:40:32Z"/>
              <w:sdt>
                <w:sdtPr>
                  <w:id w:val="-1910234981"/>
                  <w:tag w:val="goog_rdk_21"/>
                </w:sdtPr>
                <w:sdtContent>
                  <w:ins w:author="Gábor Pataki" w:id="11" w:date="2025-09-03T09:40:32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Gábor Pataki" w:id="11" w:date="2025-09-03T09:40:32Z"/>
            </w:sdtContent>
          </w:sdt>
        </w:p>
      </w:sdtContent>
    </w:sdt>
    <w:sdt>
      <w:sdtPr>
        <w:id w:val="-1609518010"/>
        <w:tag w:val="goog_rdk_25"/>
      </w:sdtPr>
      <w:sdtContent>
        <w:p w:rsidR="00000000" w:rsidDel="00000000" w:rsidP="00000000" w:rsidRDefault="00000000" w:rsidRPr="00000000" w14:paraId="00000053">
          <w:pPr>
            <w:spacing w:after="280" w:line="240" w:lineRule="auto"/>
            <w:rPr>
              <w:ins w:author="Gábor Pataki" w:id="11" w:date="2025-09-03T09:40:32Z"/>
              <w:rFonts w:ascii="Arial" w:cs="Arial" w:eastAsia="Arial" w:hAnsi="Arial"/>
              <w:b w:val="1"/>
              <w:sz w:val="22"/>
              <w:szCs w:val="22"/>
              <w:rPrChange w:author="Gábor Pataki" w:id="12" w:date="2025-09-03T09:40:32Z">
                <w:rPr>
                  <w:rFonts w:ascii="Arial" w:cs="Arial" w:eastAsia="Arial" w:hAnsi="Arial"/>
                  <w:b w:val="1"/>
                  <w:color w:val="000000"/>
                  <w:sz w:val="21"/>
                  <w:szCs w:val="21"/>
                </w:rPr>
              </w:rPrChange>
            </w:rPr>
          </w:pPr>
          <w:sdt>
            <w:sdtPr>
              <w:id w:val="-876705548"/>
              <w:tag w:val="goog_rdk_23"/>
            </w:sdtPr>
            <w:sdtContent>
              <w:ins w:author="Gábor Pataki" w:id="11" w:date="2025-09-03T09:40:32Z"/>
              <w:sdt>
                <w:sdtPr>
                  <w:id w:val="-1075878868"/>
                  <w:tag w:val="goog_rdk_24"/>
                </w:sdtPr>
                <w:sdtContent>
                  <w:ins w:author="Gábor Pataki" w:id="11" w:date="2025-09-03T09:40:32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Gábor Pataki" w:id="11" w:date="2025-09-03T09:40:32Z"/>
            </w:sdtContent>
          </w:sdt>
        </w:p>
      </w:sdtContent>
    </w:sdt>
    <w:p w:rsidR="00000000" w:rsidDel="00000000" w:rsidP="00000000" w:rsidRDefault="00000000" w:rsidRPr="00000000" w14:paraId="00000054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2.2. Mire kell különösen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figyelni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használt elektromos autó vásárlásakor? Hogyan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ellenőrizzük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az akkumulátor állapotát?</w:t>
      </w:r>
    </w:p>
    <w:p w:rsidR="00000000" w:rsidDel="00000000" w:rsidP="00000000" w:rsidRDefault="00000000" w:rsidRPr="00000000" w14:paraId="00000055">
      <w:pPr>
        <w:spacing w:after="280" w:line="240" w:lineRule="auto"/>
        <w:rPr>
          <w:rFonts w:ascii="Arial" w:cs="Arial" w:eastAsia="Arial" w:hAnsi="Arial"/>
          <w:sz w:val="21"/>
          <w:szCs w:val="21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használt elektromos autók piacán a vásárló jelentős információs hátrányban van az eladóval szemben, különösen az akkumulátor valós állapotát illetően, ami a legnagyobb pénzügyi kockázatot jelenti. Ezért elengedhetetlen a tudatos és alapos ellenőrzés.</w:t>
      </w:r>
      <w:r w:rsidDel="00000000" w:rsidR="00000000" w:rsidRPr="00000000">
        <w:rPr>
          <w:rFonts w:ascii="Arial" w:cs="Arial" w:eastAsia="Arial" w:hAnsi="Arial"/>
          <w:sz w:val="21"/>
          <w:szCs w:val="21"/>
          <w:vertAlign w:val="superscript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legfontosabb ellenőrzési pontok: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Akkumulátor állapota (SoH - State of Health):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 a legkritikusabb tényező, amely megmutatja, hogy az akkumulátor az eredeti kapacitásának hány százalékát képes még tárolni. A műszerfalon kijelzett becsült hatótáv nem megbízható mérőszám, mivel azt az utolsó utak vezetési stílusa erősen befolyásolja.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Ellenőrzési módszerek: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legbiztosabb módszer egy független, elektromos autókra szakosodott szervizben elvégzett diagnosztika, amely hitelesített SoH riportot ad. Alternatívaként bizonyos típusoknál (pl. Nissan Leaf) egy OBD-csatlakozóra dugott diagnosztikai eszközzel és egy okostelefonos applikációval (pl.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Leaf Spy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) is kiolvasható a pontos százalékos érték. Egy 6-7 éves modellnél egy 70-80% közötti SoH érték reális lehet.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Töltési előzmények és szokások: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Érdemes rákérdezni az előző tulajdonos töltési szokásaira. Egy olyan akkumulátor, amelyet túlnyomórészt lassan, AC-n, és ideálisan 20-80% között tartottak, valószínűleg jobb állapotban van, mint egy olyan, amelyet folyamatosan DC villámtöltőn, 100%-ra töltöttek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Akkumulátor-garancia: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Pontosan ellenőrizni kell a gyártói akkumulátor-garancia érvényességét. Ez a legtöbb gyártónál 8 évre vagy 160 000 km futásteljesítményre szól (amelyiket előbb eléri a jármű), és általában arra az esetre vonatkozik, ha az akkumulátor SoH értéke 70% alá csökken</w:t>
      </w:r>
      <w:sdt>
        <w:sdtPr>
          <w:id w:val="-156777701"/>
          <w:tag w:val="goog_rdk_26"/>
        </w:sdtPr>
        <w:sdtContent>
          <w:ins w:author="László Iváncsó" w:id="13" w:date="2025-09-03T13:20:45Z"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, vagy mrghiba</w:t>
            </w:r>
          </w:ins>
          <w:sdt>
            <w:sdtPr>
              <w:id w:val="1534415302"/>
              <w:tag w:val="goog_rdk_27"/>
            </w:sdtPr>
            <w:sdtContent>
              <w:ins w:author="László Iváncsó" w:id="13" w:date="2025-09-03T13:20:45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14" w:date="2025-09-03T13:20:45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sodik</w:t>
                </w:r>
              </w:ins>
            </w:sdtContent>
          </w:sdt>
          <w:ins w:author="László Iváncsó" w:id="13" w:date="2025-09-03T13:20:45Z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Töltő csatlakozók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 és kábelek: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Meg kell győződni arról, hogy az autó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töltő csatlakozója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(Európában jellemzően Type 2 az AC és CCS2 a DC töltéshez) kompatibilis a hazai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töltő infrastruktúrával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 A régebbi, főleg ázsiai modelleken előforduló CHAdeMO DC csatlakozóhoz egyre kevesebb új töltőt telepítenek. Ellenőrizni kell a gyári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töltő kábel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(otthoni konnektoros és Type 2-Type 2 kábel a nyilvános AC töltőkhöz) meglétét és állapotát is.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Általános állapotfelmérés: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Mint minden használt autónál, itt is fontos a fékek, a futómű, a karosszéria állapotának ellenőrzése, valamint a sérülések és a beázás nyomainak keresése.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legfontosabb tanács: ragaszkodni kell a vásárlás előtti, független szakszervizben elvégzett akkumulátor-diagnosztikához. Enélkül a vásárlás komoly anyagi kockázatot rejt.</w:t>
      </w:r>
    </w:p>
    <w:p w:rsidR="00000000" w:rsidDel="00000000" w:rsidP="00000000" w:rsidRDefault="00000000" w:rsidRPr="00000000" w14:paraId="0000005E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2.3. Milyen állami támogatások érhetők el elektromos autó vásárlására Magyarországon 2025-ben?</w:t>
      </w:r>
    </w:p>
    <w:p w:rsidR="00000000" w:rsidDel="00000000" w:rsidP="00000000" w:rsidRDefault="00000000" w:rsidRPr="00000000" w14:paraId="0000005F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állami ösztönzők jelentősen befolyásolhatják a vásárlási döntést és az elektromos autók elterjedését. Magyarországon a támogatási programok jellemzően ciklikusak.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Vállalati támogatási program (2024-2025):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Jelenleg egy kifejezetten gazdasági társaságoknak, egyéni vállalkozóknak szóló pályázat van érvényben. A támogatás mértéke sávosan, az autó akkumulátorának kapacitásától függően 2,8 millió, 3,6 millió vagy 4 millió forint lehet. A pályázat tisztán elektromos, új gépjárművekre vonatkozik, és a kérelmeket előreláthatólag 2025. március végéig lehet benyújtani.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program rendkívül népszerű, a legkeresettebb modellek a cégek körében a Tesla Model Y, a Tesla Model 3, valamint a BYD különböző típusai (Atto 3, Seal, </w:t>
      </w:r>
      <w:sdt>
        <w:sdtPr>
          <w:id w:val="622521062"/>
          <w:tag w:val="goog_rdk_28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Dolphin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AI Kisokos számára kulcsfontosságú lesz, hogy naprakész információkkal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rendelkezik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az aktuális pályázati lehetőségekről, a jogosultsági feltételekről és a benyújtási határidőkről.</w:t>
      </w:r>
    </w:p>
    <w:p w:rsidR="00000000" w:rsidDel="00000000" w:rsidP="00000000" w:rsidRDefault="00000000" w:rsidRPr="00000000" w14:paraId="00000063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2.4. Hogyan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válasszunk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az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életvitelhez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leginkább illő modellt?</w:t>
      </w:r>
    </w:p>
    <w:p w:rsidR="00000000" w:rsidDel="00000000" w:rsidP="00000000" w:rsidRDefault="00000000" w:rsidRPr="00000000" w14:paraId="00000064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tökéletes elektromos autó kiválasztása nem a maximális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hatótávról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vagy a legnagyobb teljesítményről szól, hanem arról, hogy a jármű képességei és a tulajdonos életvitele összhangban legyenek.</w:t>
      </w:r>
    </w:p>
    <w:p w:rsidR="00000000" w:rsidDel="00000000" w:rsidP="00000000" w:rsidRDefault="00000000" w:rsidRPr="00000000" w14:paraId="00000065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mérlegelés fő szempontjai: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Napi rutin és hatótáv: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legfontosabb kérdés, hogy mekkora a napi átlagos futásteljesítmény. A kiválasztott modellnek ezt a távolságot kényelmesen, jelentős tartalékkal kell tudnia teljesíteni a legkedvezőtlenebb, téli körülmények között is. A legtöbb ember számára egy modern, 250-300 km valós téli hatótávval rendelkező autó bőségesen elegendő a mindennapokra.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Hosszabb utazások: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Milyen gyakran és milyen messzire utazik a felhasználó? Aki rendszeresen tesz meg hosszabb, </w:t>
      </w:r>
      <w:sdt>
        <w:sdtPr>
          <w:id w:val="-1161691214"/>
          <w:tag w:val="goog_rdk_29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több száz k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ilométeres utakat, annak egy nagyobb akkumulátorral (60 kWh felett) és gyors DC töltési képességgel (legalább 100-150 kW) rendelkező modellre van szüksége a kényelmes és gyors haladás érdekében.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Töltési lehetőségek: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Ahogy korábban is hangsúlyoztuk, az otthoni vagy munkahelyi töltés lehetősége alapvető fontosságú. Aki erre nem képes, annak számolnia kell a nyilvános töltés magasabb költségeivel és logisztikai nehézségeivel.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Méret és praktikum: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család mérete, a szükséges csomagtér és az egyéb praktikus szempontok (pl. üléskomfort, tárolórekeszek) ugyanúgy fontosak, mint bármely más autó vásárlásakor.</w:t>
      </w:r>
    </w:p>
    <w:p w:rsidR="00000000" w:rsidDel="00000000" w:rsidP="00000000" w:rsidRDefault="00000000" w:rsidRPr="00000000" w14:paraId="0000006A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racionális döntéshez a felhasználónak </w:t>
      </w:r>
      <w:sdt>
        <w:sdtPr>
          <w:id w:val="-615713479"/>
          <w:tag w:val="goog_rdk_30"/>
        </w:sdtPr>
        <w:sdtContent>
          <w:ins w:author="László Iváncsó" w:id="15" w:date="2025-09-03T13:26:46Z"/>
          <w:sdt>
            <w:sdtPr>
              <w:id w:val="-1946156439"/>
              <w:tag w:val="goog_rdk_31"/>
            </w:sdtPr>
            <w:sdtContent>
              <w:ins w:author="László Iváncsó" w:id="15" w:date="2025-09-03T13:26:46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16" w:date="2025-09-03T13:26:46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t xml:space="preserve">reálisan</w:t>
                </w:r>
              </w:ins>
            </w:sdtContent>
          </w:sdt>
          <w:ins w:author="László Iváncsó" w:id="15" w:date="2025-09-03T13:26:46Z"/>
        </w:sdtContent>
      </w:sdt>
      <w:sdt>
        <w:sdtPr>
          <w:id w:val="1896606521"/>
          <w:tag w:val="goog_rdk_32"/>
        </w:sdtPr>
        <w:sdtContent>
          <w:del w:author="László Iváncsó" w:id="15" w:date="2025-09-03T13:26:46Z"/>
          <w:sdt>
            <w:sdtPr>
              <w:id w:val="-797220823"/>
              <w:tag w:val="goog_rdk_33"/>
            </w:sdtPr>
            <w:sdtContent>
              <w:del w:author="László Iváncsó" w:id="15" w:date="2025-09-03T13:26:46Z"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  <w:rPrChange w:author="László Iváncsó" w:id="16" w:date="2025-09-03T13:26:46Z">
                      <w:rPr>
                        <w:rFonts w:ascii="Arial" w:cs="Arial" w:eastAsia="Arial" w:hAnsi="Arial"/>
                        <w:color w:val="000000"/>
                        <w:sz w:val="21"/>
                        <w:szCs w:val="21"/>
                      </w:rPr>
                    </w:rPrChange>
                  </w:rPr>
                  <w:delText xml:space="preserve">őszintén</w:delText>
                </w:r>
              </w:del>
            </w:sdtContent>
          </w:sdt>
          <w:del w:author="László Iváncsó" w:id="15" w:date="2025-09-03T13:26:46Z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fel kell mérnie a saját szokásait, és nem szabad, hogy a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hatótáv para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" egy irreálisan nagy és drága akkumulátor megvásárlására késztesse, ha a mindennapokban nincs rá szüksége.</w:t>
      </w:r>
    </w:p>
    <w:p w:rsidR="00000000" w:rsidDel="00000000" w:rsidP="00000000" w:rsidRDefault="00000000" w:rsidRPr="00000000" w14:paraId="0000006B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III. Fejezet: Tények és Tévhitek – A Leggyakoribb Aggodalmak Kezelése</w:t>
      </w:r>
    </w:p>
    <w:p w:rsidR="00000000" w:rsidDel="00000000" w:rsidP="00000000" w:rsidRDefault="00000000" w:rsidRPr="00000000" w14:paraId="0000006C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autókkal kapcsolatban számos tévhit és félelem él a köztudatban, amelyek sok potenciális vásárlót elbizonytalanítanak. Ezek az aggodalmak gyakran a technológia kezdeti időszakából származó, mára már meghaladott információkon vagy városi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legendák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alapulnak. Ebben a fejezetben adatokkal és tényekkel cáfoljuk a leggyakoribb tévhiteket, hogy a felhasználók reális képet kapjanak az elektromos autózás valóságáról.</w:t>
      </w:r>
    </w:p>
    <w:p w:rsidR="00000000" w:rsidDel="00000000" w:rsidP="00000000" w:rsidRDefault="00000000" w:rsidRPr="00000000" w14:paraId="0000006D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3.1. Tényleg annyira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csökken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a hatótáv télen? Mit tehetek ellene? (A "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Hatótáv Para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")</w:t>
      </w:r>
    </w:p>
    <w:p w:rsidR="00000000" w:rsidDel="00000000" w:rsidP="00000000" w:rsidRDefault="00000000" w:rsidRPr="00000000" w14:paraId="0000006E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Ez az egyik leggyakrabban hangoztatott aggodalom, és van valóságalapja: az elektromos autók hatótávja a hideg időjárás beköszöntével valóban csökken. Azonban a jelenség mértéke kezelhető, okai pedig jól ismertek.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 jelenség mértéke: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hatótáv csökkenés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mértéke több tényezőtől függ, de általánosságban elmondható, hogy 7 Celsius-fok alatt 20-30%-os, míg extrém hidegben (-7 Celsius-fok alatt) akár 40%-os csökkenéssel is lehet számolni a nyári értékekhez képest.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 csökkenés okai: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Akkumulátor-kémia: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akkumulátorokban zajló elektrokémiai reakciók a hidegben lelassulnak, és megnő az akkumulátor belső ellenállása. Ez azt jelenti, hogy ugyanannyi energia kivételéhez vagy betöltéséhez több veszteséggel kell számolni.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Utastér fűtése: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belső égésű motorok rendkívül alacsony, 30-40%-os hatásfokkal működnek, a felhasznált energia nagy része (60-70%) hő formájában távozik. Ezt a "hulladékhőt" használják az utastér fűtésére. Ezzel szemben az elektromos motorok hatásfoka 90% feletti, így alig termelnek hulladékhőt. Az utastér fűtéséhez szükséges energiát ezért közvetlenül a hajtásért is felelős akkumulátorból kell elvonni, ami közvetlenül csökkenti a megtehető távolságot.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Egyéb fizikai tényezők: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hideg levegő sűrűbb, ami növeli a légellenállást. A téli gumiabroncsoknak általában nagyobb a gördülési ellenállása, a nedves, havas vagy latyakos útburkolat pedig tovább növeli a haladáshoz szükséges energiát.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8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Hatékony megoldások a hatótáv megőrzésére: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Hőszivattyús fűtés: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modern elektromos autók jelentős részét már hőszivattyúval szerelik fel, ami a külső levegőből vonja ki a hőt, és jóval (akár 3-4-szer) hatékonyabban fűti az utasteret, mint a hagyományos, direkt elektromos fűtőszálak. Vásárláskor érdemes olyan modellt választani, amely rendelkezik ezzel a technológiával.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Előkondicionálás (előfűtés):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legtöbb elektromos autó lehetővé teszi, hogy mobilalkalmazáson keresztül, indulás előtt, még a töltőre csatlakoztatva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felmelegítik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az utasteret és az akkumulátort. Így a fűtéshez szükséges energiát a hálózatból, nem pedig az akkumulátorból nyeri az autó, tehát nem a hatótáv rovására megy.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28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Ülés- és kormányfűtés használata: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emberi test közvetlen melegítése (ülés- és kormányfűtés) sokkal kevesebb energiát igényel, mint a teljes utastér levegőjének felfűtése. Ezek használatával alacsonyabb hőfokon is komfortosan érezhetjük magunkat, amivel értékes kilométereket spórolhatunk.</w:t>
      </w:r>
    </w:p>
    <w:p w:rsidR="00000000" w:rsidDel="00000000" w:rsidP="00000000" w:rsidRDefault="00000000" w:rsidRPr="00000000" w14:paraId="00000079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3.2. Milyen gyorsan öregszik az akkumulátor, és meddig bírja valójában? Ki kell dobni az autót 5 év után?</w:t>
      </w:r>
    </w:p>
    <w:p w:rsidR="00000000" w:rsidDel="00000000" w:rsidP="00000000" w:rsidRDefault="00000000" w:rsidRPr="00000000" w14:paraId="0000007A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mobiltelefonok gyorsan degradálódó akkumulátorai miatt sokan tartanak attól, hogy egy elektromos autó akkumulátora is néhány év alatt használhatatlanná válik. Ez a félelem alaptalan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Tények a degradációról: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modern, folyadékhűtéses lítium-ion akkumulátorokat rendkívül hosszú élettartamra tervezik. A Geotab több ezer elektromos autót vizsgáló tanulmánya szerint az átlagos éves kapacitáscsökkenés (degradáció) mindössze 1,8%.</w:t>
      </w:r>
    </w:p>
    <w:sdt>
      <w:sdtPr>
        <w:id w:val="-1403329102"/>
        <w:tag w:val="goog_rdk_37"/>
      </w:sdtPr>
      <w:sdtContent>
        <w:p w:rsidR="00000000" w:rsidDel="00000000" w:rsidP="00000000" w:rsidRDefault="00000000" w:rsidRPr="00000000" w14:paraId="0000007C">
          <w:pPr>
            <w:numPr>
              <w:ilvl w:val="0"/>
              <w:numId w:val="4"/>
            </w:numPr>
            <w:spacing w:after="0" w:line="240" w:lineRule="auto"/>
            <w:ind w:left="720" w:hanging="360"/>
            <w:rPr>
              <w:ins w:author="László Iváncsó" w:id="19" w:date="2025-09-03T13:31:28Z"/>
              <w:rFonts w:ascii="Calibri" w:cs="Calibri" w:eastAsia="Calibri" w:hAnsi="Calibri"/>
              <w:color w:val="000000"/>
              <w:sz w:val="21"/>
              <w:szCs w:val="2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1"/>
              <w:szCs w:val="21"/>
              <w:rtl w:val="0"/>
            </w:rPr>
            <w:t xml:space="preserve">Valós tapasztalatok:</w:t>
          </w:r>
          <w:r w:rsidDel="00000000" w:rsidR="00000000" w:rsidRPr="00000000">
            <w:rPr>
              <w:rFonts w:ascii="Arial" w:cs="Arial" w:eastAsia="Arial" w:hAnsi="Arial"/>
              <w:color w:val="000000"/>
              <w:sz w:val="21"/>
              <w:szCs w:val="21"/>
              <w:rtl w:val="0"/>
            </w:rPr>
            <w:t xml:space="preserve"> A mérések azt mutatják, hogy 2 éves járművek akkumulátorának állapota (SoH) 94-99%, míg 5 éves korukban is </w:t>
          </w:r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90</w:t>
          </w:r>
          <w:r w:rsidDel="00000000" w:rsidR="00000000" w:rsidRPr="00000000">
            <w:rPr>
              <w:rFonts w:ascii="Arial" w:cs="Arial" w:eastAsia="Arial" w:hAnsi="Arial"/>
              <w:color w:val="000000"/>
              <w:sz w:val="21"/>
              <w:szCs w:val="21"/>
              <w:rtl w:val="0"/>
            </w:rPr>
            <w:t xml:space="preserve">-93% között mozog. Ez azt jelenti, hogy egy 5 éves, eredetileg 60 kWh-s autó akkumulátora még mindig kb. 52-56 kWh kapacitással bír, ami a legtöbb felhasználó számára továbbra is bőséges hatótávot biztosít</w:t>
          </w:r>
          <w:sdt>
            <w:sdtPr>
              <w:id w:val="-1280609683"/>
              <w:tag w:val="goog_rdk_34"/>
            </w:sdtPr>
            <w:sdtContent>
              <w:ins w:author="László Iváncsó" w:id="17" w:date="2025-09-03T13:31:16Z"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1"/>
                    <w:szCs w:val="21"/>
                    <w:rtl w:val="0"/>
                  </w:rPr>
                  <w:t xml:space="preserve"> a </w:t>
                </w:r>
              </w:ins>
              <w:sdt>
                <w:sdtPr>
                  <w:id w:val="-1363194090"/>
                  <w:tag w:val="goog_rdk_35"/>
                </w:sdtPr>
                <w:sdtContent>
                  <w:ins w:author="László Iváncsó" w:id="17" w:date="2025-09-03T13:31:16Z">
                    <w:r w:rsidDel="00000000" w:rsidR="00000000" w:rsidRPr="00000000">
                      <w:rPr>
                        <w:rFonts w:ascii="Arial" w:cs="Arial" w:eastAsia="Arial" w:hAnsi="Arial"/>
                        <w:sz w:val="21"/>
                        <w:szCs w:val="21"/>
                        <w:rtl w:val="0"/>
                        <w:rPrChange w:author="László Iváncsó" w:id="18" w:date="2025-09-03T13:31:16Z">
                          <w:rPr>
                            <w:rFonts w:ascii="Arial" w:cs="Arial" w:eastAsia="Arial" w:hAnsi="Arial"/>
                            <w:color w:val="000000"/>
                            <w:sz w:val="21"/>
                            <w:szCs w:val="21"/>
                          </w:rPr>
                        </w:rPrChange>
                      </w:rPr>
                      <w:t xml:space="preserve">mindennapi kozlekedéshez</w:t>
                    </w:r>
                  </w:ins>
                </w:sdtContent>
              </w:sdt>
              <w:ins w:author="László Iváncsó" w:id="17" w:date="2025-09-03T13:31:16Z"/>
            </w:sdtContent>
          </w:sdt>
          <w:r w:rsidDel="00000000" w:rsidR="00000000" w:rsidRPr="00000000">
            <w:rPr>
              <w:rFonts w:ascii="Arial" w:cs="Arial" w:eastAsia="Arial" w:hAnsi="Arial"/>
              <w:color w:val="000000"/>
              <w:sz w:val="21"/>
              <w:szCs w:val="21"/>
              <w:rtl w:val="0"/>
            </w:rPr>
            <w:t xml:space="preserve">.</w:t>
          </w:r>
          <w:sdt>
            <w:sdtPr>
              <w:id w:val="-1536576970"/>
              <w:tag w:val="goog_rdk_36"/>
            </w:sdtPr>
            <w:sdtContent>
              <w:ins w:author="László Iváncsó" w:id="19" w:date="2025-09-03T13:31:2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Várható élettartam: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fenti adatok alapján egy modern elektromos autó akkumulátorának várható élettartama meghaladhatja a 20 évet is, ami egyáltalán nem marad el a hagyományos autók átlagos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élettartamától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 Az akkumulátorok nem "hirtelen halált" halnak, hanem a kapacitásuk csökken fokozatosan.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Gyártói garancia: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legtöbb gyártó 8 év vagy 160 000 km garanciát vállal az akkumulátorra, garantálva, hogy ez idő alatt annak kapacitása nem esik egy bizonyos szint (jellemzően 70%) alá.</w:t>
      </w:r>
    </w:p>
    <w:p w:rsidR="00000000" w:rsidDel="00000000" w:rsidP="00000000" w:rsidRDefault="00000000" w:rsidRPr="00000000" w14:paraId="0000007F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3.3. Mennyire "zöld" valójában egy elektromos autó? Mi a helyzet az akkumulátor gyártásával és az áramtermeléssel?</w:t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Gyakori érv, hogy az elektromos autók csak a használat helyén kibocsátásmentesek, de a teljes életciklusukat (gyártás, használat, ártalmatlanítás) tekintve ugyanolyan vagy még szennyezőbbek is, mint a belső égésű motoros társaik. A tudományos, teljes életciklus-elemzések (LCA - Life Cycle Analysis) ezt egyértelműen cáfolják.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Teljes életciklusra vetített kibocsátás: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akkumulátorgyártás valóban energiaigényes folyamat, ezért egy elektromos autó "szénlábnyoma" a gyártás pillanatában magasabb, mint egy benzines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autó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 Azonban ez a kezdeti hátrány a használat során, a károsanyag-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kibocsátás mentes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kilométerekkel gyorsan ledolgozódik. Egy 2023-2024-es adatokon alapuló elemzés szerint egy átlagos tisztán elektromos jármű (BEV) teljes életciklusra vetített üvegházhatású gázkibocsátása 112,8 g CO2​-egyenérték/km, míg egy belső égésű motoros (ICE) járműé 235 g CO2​-egyenérték/km. Ez több mint 50%-os csökkenést jelent.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Használat közbeni kibocsátás (az áramtermelés hatása):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elektromos autó használat közbeni "kipufogója" az erőmű kéménye. A kibocsátás mértéke tehát az adott ország áramtermelési mixétől függ.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line="240" w:lineRule="auto"/>
        <w:ind w:left="144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Egy </w:t>
      </w:r>
      <w:sdt>
        <w:sdtPr>
          <w:id w:val="-15335479"/>
          <w:tag w:val="goog_rdk_38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átlagos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dízel személyautó (7 l/100km) kb. 184 g CO2​-t bocsát ki kilométerenként.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280" w:line="240" w:lineRule="auto"/>
        <w:ind w:left="144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Magyarországon az elektromos áram szén-dioxid intenzitása az elmúlt években a naperőművek rohamos terjedésének köszönhetően jelentősen csökkent, jellemzően 115-320 g/kWh között mozog. Egy átlagos, 17 kWh/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100 km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fogyasztású elektromos autó esetében ez mindössze 20-51 g/km kibocsátást jelent. Ez a dízel autóhoz képest 72-89%-os megtakarítás a használat során</w:t>
      </w:r>
      <w:sdt>
        <w:sdtPr>
          <w:id w:val="1274036912"/>
          <w:tag w:val="goog_rdk_39"/>
        </w:sdtPr>
        <w:sdtContent>
          <w:del w:author="Gábor Pataki" w:id="20" w:date="2025-09-03T09:49:30Z"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delText xml:space="preserve">.</w:delTex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vertAlign w:val="superscript"/>
                <w:rtl w:val="0"/>
              </w:rPr>
              <w:delText xml:space="preserve">3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Fontos kiemelni, hogy míg egy ma gyártott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dízel autó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kibocsátása az élettartama végéig állandó marad, addig egy elektromos autó környezeti lábnyoma folyamatosan javul. Ahogy az áramtermelésben nő a megújuló energiaforrások (nap, szél) aránya, ugyanaz az autó évről évre egyre "tisztábbá" válik. Ezzel párhuzamosan az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akkumulátor gyártási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és újrahasznosítási technológiák is fejlődnek, tovább csökkentve az életciklus elején és végén keletkező környezeti terhelést.</w:t>
      </w:r>
    </w:p>
    <w:p w:rsidR="00000000" w:rsidDel="00000000" w:rsidP="00000000" w:rsidRDefault="00000000" w:rsidRPr="00000000" w14:paraId="00000086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3.4. Veszélyesebbek, tűz veszélyesebbek az elektromos autók?</w:t>
      </w:r>
    </w:p>
    <w:p w:rsidR="00000000" w:rsidDel="00000000" w:rsidP="00000000" w:rsidRDefault="00000000" w:rsidRPr="00000000" w14:paraId="00000087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médiában nagy visszhangot kapó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akkumulátor tüzek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miatt sokan gondolják, hogy az elektromos autók különösen tűzveszélyesek. A statisztikák azonban mást mutatnak.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Tények és statisztikák: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Számos nemzetközi tanulmány, többek között a svéd és a norvég polgári védelmi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ügynökség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adatai is azt mutatják, hogy a belső égésű motorral szerelt autók esetében a kigyulladás esélye nagyságrendekkel (akár 20-80-szor) nagyobb, mint az elektromos autóknál. Az EV-k akkumulátorait rendkívül szigorú törés-, ütés- és tűzállósági teszteknek vetik alá, és fejlett akkumulátor-menedzsment rendszerek (BMS) felügyelik a cellák hőmérsékletét és állapotát a túlmelegedés megelőzése érdekében. Bár egy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akkumulátor tűz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valóban speciális oltási eljárást igényel, az esemény rendkívül alacsony valószínűsége miatt az elektromos autók összességében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biztonságosnak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tekinthetők ebből a szempontból.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80" w:line="240" w:lineRule="auto"/>
        <w:ind w:left="720" w:hanging="36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Különösen biztonságos LFP akkumulátorok</w:t>
      </w:r>
    </w:p>
    <w:p w:rsidR="00000000" w:rsidDel="00000000" w:rsidP="00000000" w:rsidRDefault="00000000" w:rsidRPr="00000000" w14:paraId="0000008A">
      <w:pPr>
        <w:spacing w:after="280" w:line="240" w:lineRule="auto"/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Az elektromos autók egy részében ún. lítium-vasfoszfát (LFP) akkumulátorokat alkalmaznak. Ezek kémiai összetételük miatt stabilabbak, mint a nikkel-mangán-kobalt (NMC) vagy más lítium-ion variánsok. Az LFP cellák hőstabilitása kiemelkedő: nem hajlamosak a hőmérsékleti elszabadulásra (thermal runaway), amely a legtöbb akkumulátor tűz kiindulópontja. Emiatt az LFP akkumulátorokról szakmai körökben gyakran azt mondják, hogy „nem tudnak kigyulladni”.</w:t>
      </w:r>
    </w:p>
    <w:p w:rsidR="00000000" w:rsidDel="00000000" w:rsidP="00000000" w:rsidRDefault="00000000" w:rsidRPr="00000000" w14:paraId="0000008B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IV. Fejezet: Az Elektromos Autó a Mindennapokban: Töltés, Költségek, Karbantartás</w:t>
      </w:r>
    </w:p>
    <w:p w:rsidR="00000000" w:rsidDel="00000000" w:rsidP="00000000" w:rsidRDefault="00000000" w:rsidRPr="00000000" w14:paraId="0000008C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autóra való átállás a mindennapi rutin megváltozását is jelenti. A benzinkutak helyett az otthoni konnektorok, a nyilvános töltőoszlopok és a különböző mobilalkalmazások válnak a mindennapok részévé. Ez a fejezet gyakorlati, pénzügyi és logisztikai információkat nyújt az EV-birtoklás mindennapi teendőiről, 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töltő telepítéstől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 nyilvános töltési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díjakon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át a karbantartási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költségekig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4.1. Hogyan és mennyiért telepíthetek otthoni fali töltőt? Szükségesek engedélyek?</w:t>
      </w:r>
    </w:p>
    <w:p w:rsidR="00000000" w:rsidDel="00000000" w:rsidP="00000000" w:rsidRDefault="00000000" w:rsidRPr="00000000" w14:paraId="0000008E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otthoni töltés a legkényelmesebb, legbiztonságosabb és hosszú távon a legköltséghatékonyabb módja egy elektromos autó üzemeltetésének. Bár lehetséges a járművet egy hagyományos konnektorról is tölteni, egy dedikált fali töltő (wallbox) telepítése erősen ajánlott.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Az otthoni fali töltő előnyei: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Gyorsaság: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Egy fali töltő teljesítménye jellemzően 3,7 kW, 7,4 kW, 11 kW vagy 22 kW lehet, ami a 2,3 kW-os konnektoros töltéshez képest jelentősen, akár 2-10-szeresére csökkenti a töltési időt.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Biztonság: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fali töltők beépített védelmi funkciókkal rendelkeznek (pl. túlfeszültség-, túlterhelés-, szivárgóáram-védelem), és egy külön, dedikált áramkörön működnek, ami kiküszöböli a háztartási hálózat túlterhelésének kockázatát.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Kényelem: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Sok "okos" fali töltő mobilalkalmazáson keresztül vezérelhető, lehetővé téve a töltés időzítését (pl. olcsóbb éjszakai áramra), a fogyasztás követését és egyéb kényelmi funkciókat.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Telepítés költségei és folyamata: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Költségek: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teljes telepítés költsége, a készülék árát is beleértve, széles skálán mozog, általában 300 000 és 1 300 000 Ft között alakul. Az ár nagyban függ a választott töltő típusától, a meglévő elektromos hálózat állapotától, valamint a villanyóra és a telepítés helye közötti távolságtól.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Folyamat: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telepítést minden esetben szakképzett, regisztrált villanyszerelőnek kell végeznie. A folyamat általában a következő lépésekből áll: helyszíni felmérés, árajánlat készítése, a töltő és a szükséges anyagok beszerzése, a dedikált áramkör kiépítése, a töltő felszerelése és beüzemelése, végül pedig egy érintésvédelmi jegyzőkönyv kiállítása.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Engedélyeztetés: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28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Maga a fali töltő telepítése általában nem engedélyköteles. Azonban, ha az ingatlan elektromos hálózata nem rendelkezik elegendő szabad kapacitással a töltő biztonságos működtetéséhez, akkor 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teljesítmény bővítést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kell igényelni az illetékes áramszolgáltatónál. Ez a folyamat már engedélyköteles és további költségekkel (pl. hálózatfejlesztési hozzájárulás) járhat. A helyszíni felmérés során a szakember pontosan meg tudja állapítani, hogy szükség van-e bővítésre.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4.2. Hol tudok nyilvánosan tölteni Magyarországon, és mennyibe kerül?</w:t>
      </w:r>
    </w:p>
    <w:p w:rsidR="00000000" w:rsidDel="00000000" w:rsidP="00000000" w:rsidRDefault="00000000" w:rsidRPr="00000000" w14:paraId="00000099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nyilvános töltőhálózat folyamatosan fejlődik Magyarországon, a főbb közlekedési útvonalak és a nagyobb települések lefedettsége jónak mondható. A piac azonban meglehetősen fragmentált, számos szolgáltatóval és eltérő árazási modellekkel. A tájékozottság itt közvetlen pénzügyi megtakarítást jelent.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nyilvános töltési piac egy dinamikusan változó környezet, ahol a szolgáltatók gyakran változtatnak áraikon, és új szereplők lépnek be. A felhasználóknak érdemes több különböző szolgáltató mobilalkalmazását is letölteni, hogy mindig az adott helyen és időben legkedvezőbb opciót választhassák. A tájékozódást segítik a különböző, töltőpontokat összesítő applikációk is (pl. Plugshare). A tudatos "energia-menedzsment" – a megfelelő applikáció, előfizetés és roaming partner kiválasztása – a költséghatékony elektromos autózás kulcsa.</w:t>
      </w:r>
    </w:p>
    <w:p w:rsidR="00000000" w:rsidDel="00000000" w:rsidP="00000000" w:rsidRDefault="00000000" w:rsidRPr="00000000" w14:paraId="0000009B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alábbi táblázat egy pillanatképet ad a 2025-ös magyarországi nyilvános töltési díjakról, de a felhasználás előtt mindig javasolt az aktuális árak ellenőrzése a szolgáltató applikációjában.</w:t>
      </w:r>
    </w:p>
    <w:p w:rsidR="00000000" w:rsidDel="00000000" w:rsidP="00000000" w:rsidRDefault="00000000" w:rsidRPr="00000000" w14:paraId="0000009C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Nyilvános Töltési Díjak Magyarországon (2025. évi adatok alapján)</w:t>
      </w:r>
      <w:r w:rsidDel="00000000" w:rsidR="00000000" w:rsidRPr="00000000">
        <w:rPr>
          <w:rtl w:val="0"/>
        </w:rPr>
      </w:r>
    </w:p>
    <w:tbl>
      <w:tblPr>
        <w:tblStyle w:val="Table2"/>
        <w:tblW w:w="9056.0" w:type="dxa"/>
        <w:jc w:val="left"/>
        <w:tblLayout w:type="fixed"/>
        <w:tblLook w:val="0400"/>
      </w:tblPr>
      <w:tblGrid>
        <w:gridCol w:w="2229"/>
        <w:gridCol w:w="979"/>
        <w:gridCol w:w="1848"/>
        <w:gridCol w:w="1187"/>
        <w:gridCol w:w="2702"/>
        <w:gridCol w:w="111"/>
        <w:tblGridChange w:id="0">
          <w:tblGrid>
            <w:gridCol w:w="2229"/>
            <w:gridCol w:w="979"/>
            <w:gridCol w:w="1848"/>
            <w:gridCol w:w="1187"/>
            <w:gridCol w:w="2702"/>
            <w:gridCol w:w="1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Szolgáltató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Töltő típusa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Ár (regisztrált/appos)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Eseti/Ad-hoc ár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Megjegyzések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Lidl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 (22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149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48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199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Töltés a Lidl Plus applikációval vagy weboldalon keresztül.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 (50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179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229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MOL Plugee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 (22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219 Ft/kWh (akciósan 159 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239 Ft/kWh (akciósan 169 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MOL Move tagsággal további kedvezmények. Az akciós árak visszavonásig érvényesek.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 (50-75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269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289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DC/HPC (&gt;75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289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299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E.ON (drivE.ON)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 és 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199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Applikáció szükséges. Időszakos akciók előfordulhatnak.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DC/HPC (&gt;100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299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Tesla Supercharger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DC/HPC (max 250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169 Ft/kWh (Teslával)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236 Ft/kWh (nem-Teslával)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Nem-Tesla tulajdonosoknak havi előfizetéssel kedvezményesebb ár érhető el.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Ionity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DC/HPC (max 350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200-265 Ft/kWh (előfizetéssel)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280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Havidíjas csomagokkal jelentősen csökkenthető a díj.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Penny (Polyfaser)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 (22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179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Polyfazer applikáció szükséges.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MVM 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 (22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225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Az árak helyszínenként eltérhetnek.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 (25-50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225-250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DC/HPC (&gt;100 kW)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279 Ft/kWh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Az árak tájékoztató jellegűek, a 2025-ös év eleji állapotot tükrözik. Források: 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vertAlign w:val="superscript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4.3. Mennyit spórolhatok valójában egy elektromos autóval egy benzineshez/dízelhez képest? (TCO)</w:t>
      </w:r>
    </w:p>
    <w:p w:rsidR="00000000" w:rsidDel="00000000" w:rsidP="00000000" w:rsidRDefault="00000000" w:rsidRPr="00000000" w14:paraId="000000EA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autók vételára általában magasabb, mint a hasonló méretű és kategóriájú belső égésű motoros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társai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 Azonban a teljes birtoklási költséget (TCO - Total Cost of Ownership) vizsgálva, amely magában foglalja az üzemanyag/energia, a szerviz, az adók és az értékvesztés költségeit is, a kép már sokkal árnyaltabb, és az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EVk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gyakran gazdaságosabbnak bizonyulnak.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Energia vs. Üzemanyag költségek: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 a legnagyobb megtakarítási tétel.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Példa: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Egy 15 000 km-es éves futásteljesítmény mellett egy 7 l/100km fogyasztású benzines autó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üzemanyag költség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600 Ft/literes árral számolva 630 000 Ft. Ugyanezt a távolságot egy 17 kWh/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100 km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fogyasztású elektromos autóval, otthoni, nem kedvezményes nappali árammal (70 Ft/kWh) töltve, az éves energiaköltség kb. 178 500 Ft. A megtakarítás évente több mint 450 000 Ft.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Szerviz és karbantartás: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elektromos autók hajtáslánca lényegesen kevesebb mozgó, kopó alkatrészt tartalmaz. Nincs szükség olajcserére,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vezérlés cserére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nincsenek gyújtógyertyák, kipufogórendszer vagy részecskeszűrő. A fékbetétek és tárcsák is lassabban kopnak a regeneratív fékezésnek köszönhetően. A szervizköltségek akár 50-70%-kal is alacsonyabbak lehetnek.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Adók és illetékek: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zöld rendszámmal rendelkező tisztán elektromos autók Magyarországon mentesülnek a gépjárműadó, a regisztrációs adó, a vagyonszerzési illeték és a cégautóadó megfizetése alól. Emellett számos nagyvárosban ingyenes parkolást biztosítanak számukra, ami további jelentős megtakarítást jelenthet.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Egy 5 éves TCO-kalkuláció során, bár a kezdeti vételár magasabb, az alacsonyabb üzemeltetési költségeknek köszönhetően az elektromos autó összköltsége gyakran már 3-4 év után alacsonyabbá válik, mint egy hasonló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belsőégésű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motoros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modellek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4.4. Milyen gyakran kell szervizelni egy elektromos autót, és miből áll a karbantartás?</w:t>
      </w:r>
    </w:p>
    <w:p w:rsidR="00000000" w:rsidDel="00000000" w:rsidP="00000000" w:rsidRDefault="00000000" w:rsidRPr="00000000" w14:paraId="000000F1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autók karbantartási igénye jelentősen alacsonyabb, mint a hagyományos járműveké, ami hozzájárul az alacsonyabb üzemeltetési költségekhez.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Szervizciklus: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legtöbb gyártó 2 éves vagy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30.000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km-es időszakos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szerviz intervallumot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ír elő, ami hosszabb, mint a belső égésű motoros autóknál megszokott 1 év vagy 15 000 km.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 karbantartás fő elemei: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Fékrendszer ellenőrzése: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Bár a fékek kevésbé kopnak, a fékfolyadékot általában 2 évente cserélni kell.</w:t>
      </w:r>
    </w:p>
    <w:p w:rsidR="00000000" w:rsidDel="00000000" w:rsidP="00000000" w:rsidRDefault="00000000" w:rsidRPr="00000000" w14:paraId="000000F5">
      <w:pPr>
        <w:numPr>
          <w:ilvl w:val="1"/>
          <w:numId w:val="9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Pollenszűrő cseréje: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Mint minden autóban, a tiszta utastéri levegő érdekében ezt is rendszeresen cserélni kell.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Akkumulátor hűtőrendszere: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folyadékhűtéses akkumulátorok hűtőfolyadékának szintjét ellenőrizni, és a gyártó által előírt időközönként (jellemzően több év) cserélni kell.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Futómű és gumiabroncsok: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elektromos autók nagyobb súlya és azonnali nyomatéka miatt ezek az alkatrészek fokozottabb igénybevételnek lehetnek kitéve, így rendszeres ellenőrzésük fontos.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spacing w:after="28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Általános diagnosztika: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szerviz során szoftveres diagnosztikával ellenőrzik az elektromos rendszer és az akkumulátor állapotát.</w:t>
      </w:r>
    </w:p>
    <w:p w:rsidR="00000000" w:rsidDel="00000000" w:rsidP="00000000" w:rsidRDefault="00000000" w:rsidRPr="00000000" w14:paraId="000000F9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Összességében az elektromos autók karbantartása egyszerűbb, gyorsabb és olcsóbb, mivel a legbonyolultabb és legtöbb hibalehetőséget rejtő részegység – a belső égésű motor és annak segédberendezései – hiányzik belőlük.</w:t>
      </w:r>
    </w:p>
    <w:p w:rsidR="00000000" w:rsidDel="00000000" w:rsidP="00000000" w:rsidRDefault="00000000" w:rsidRPr="00000000" w14:paraId="000000FA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V. Fejezet: Stratégiai Útmutató Cégvezetőknek – A Vállalati Flotta Elektrifikációja</w:t>
      </w:r>
    </w:p>
    <w:p w:rsidR="00000000" w:rsidDel="00000000" w:rsidP="00000000" w:rsidRDefault="00000000" w:rsidRPr="00000000" w14:paraId="000000FB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vállalati járműflotta elektrifikációja messze túlmutat a hagyományos autók egyszerű cseréjén. Ez egy stratégiai döntés, amely hatással van a vállalat pénzügyeire, működési hatékonyságára, piaci megítélésére és fenntarthatósági (ESG) céljainak elérésére. A sikeres átállás kulcsa a gondos, adat-alapú tervezés. Az elektrifikáció nem csupán járműveket ad a cégnek, hanem egy olyan adatvezérelt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menedzsment rendszert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is, amely a flottaüzemeltetést a becsléseken alapuló költségközpontból egy precízen mérhető és optimalizálható eszközzé alakítja.</w:t>
      </w:r>
    </w:p>
    <w:p w:rsidR="00000000" w:rsidDel="00000000" w:rsidP="00000000" w:rsidRDefault="00000000" w:rsidRPr="00000000" w14:paraId="000000FC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5.1. Cégvezetőként hogyan kezdjek hozzá a flottám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elektrifikáció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megtervezéséhez?</w:t>
      </w:r>
    </w:p>
    <w:p w:rsidR="00000000" w:rsidDel="00000000" w:rsidP="00000000" w:rsidRDefault="00000000" w:rsidRPr="00000000" w14:paraId="000000FD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átállás egy strukturált projekt, amely több, egymásra épülő lépésből áll. A kapkodás és a hiányos tervezés komoly pénzügyi és működési problémákhoz vezethet. A sikeres elektrifikációs projekt lépései a következők 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Vezetői döntés és célkitűzés: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projekt legfelsőbb szintű támogatása és a célok (pl. költségcsökkentés, CO2​-kibocsátás redukálása, brandépítés) egyértelmű meghatározása elengedhetetlen.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Adat-alapú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flotta elemzés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 a legkritikusabb fázis. A meglévő, belső égésű motoros flotta valós használati adatait kell elemezni. Modern telematikai rendszerek (pl. Skyguard) segítségével pontos képet kaphatunk a járművek mozgásáról.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Vizsgálandó adatok: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Napi futásteljesítmény járművenként, a telephelyen töltött időszakok (nappal és éjszaka), gyakran látogatott partnerek, átlagfogyasztás.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Az elemzés célja: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Annak pontos meghatározása, hogy a flottában mely járművek válthatók ki tisztán elektromos modellekre anélkül, hogy az a napi operatív működést negatívan érintené. Az adatok alapján kiderül, melyik autó napi rutinja fér bele egy EV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hatótávja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és van-e elegendő állásidő a töltésre.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Telephelyi elektromos hálózat felmérése: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Fel kell mérni a cég telephelyének (vagy telephelyeinek) meglévő elektromos kapacitását. Van-e elegendő "szabad" teljesítmény (Amper) a tervezett töltőinfrastruktúra ellátására? Szükséges-e hálózatbővítés az áramszolgáltatónál?.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Töltési infrastruktúra és szabályzat tervezése: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elemzés eredményei alapján meg kell határozni a szükséges töltőpontok számát és teljesítményét (pl. elegendő a lassabb, 3,7-7,4 kW-os AC töltés az éjszakai feltöltéshez, vagy szükség van napközbeni gyorsabb, 11-22 kW-os töltésre is?). Ezzel párhuzamosan ki kell dolgozni egy belső töltési szabályzatot, amely meghatározza, ki, mikor és hogyan használhatja a céges töltőket.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5.2. Hogyan számoljam ki a várható CO₂- és költségmegtakarítást a teljes flottára vetítve?</w:t>
      </w:r>
    </w:p>
    <w:p w:rsidR="00000000" w:rsidDel="00000000" w:rsidP="00000000" w:rsidRDefault="00000000" w:rsidRPr="00000000" w14:paraId="00000105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telematikai adatokra épülő modern flottamenedzsment szoftverek, vagy úgynevezett "Elektrifikációs Kalkulátorok" képesek pontos, számszerűsített előrejelzést adni a várható megtakarításokról.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CO2​-megtakarítás számítása: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rendszer a meglévő flotta járműveinek valós futásteljesítménye és átlagfogyasztása alapján kiszámolja a jelenlegi CO2​-kibocsátást. Ezt követően, a kiváltásra javasolt elektromos modellek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átlagfogyasztással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és a magyarországi áramtermelés aktuális CO2​-intenzitásával számolva modellezi a jövőbeli kibocsátást. A kettő különbsége adja 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flotta szintű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tonnában kifejezett éves CO2​-megtakarítást, ami az ESG riportok kulcsadata.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Egy 30 000 km-t futó dízel személyautó elektromosra cserélése például évi 3,3 tonna </w:t>
      </w:r>
    </w:p>
    <w:p w:rsidR="00000000" w:rsidDel="00000000" w:rsidP="00000000" w:rsidRDefault="00000000" w:rsidRPr="00000000" w14:paraId="00000107">
      <w:pPr>
        <w:spacing w:after="280" w:line="240" w:lineRule="auto"/>
        <w:ind w:left="720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CO2​-megtakarítást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eredményezett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Költségmegtakarítás számítása: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kalkulátor a teljes birtoklási költség (TCO) elemeit veti össze. A jelenlegi oldalon figyelembe veszi az üzemanyagköltséget (a valós fogyasztás és a tankolókártyás adatok alapján), a szervizköltségeket, az adókat (gépjárműadó, cégautóadó). A jövőbeli oldalon pedig az elektromos töltés várható költségével (a telephelyi, otthoni és nyilvános töltések arányát modellezve), a jelentősen alacsonyabb karbantartási költségekkel és az adómentességekkel számol. Az eredmény egy forintban kifejezett, éves szintű, flottára vetített nettó megtakarítás.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Egy átlagos személygépkocsi esetében ez évi 600 000 - 900 000 Ft is lehet járművenként.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5.3. Hogyan tudom elszámolni a munkavállalók otthoni töltését, ha céges autót töltenek?</w:t>
      </w:r>
    </w:p>
    <w:p w:rsidR="00000000" w:rsidDel="00000000" w:rsidP="00000000" w:rsidRDefault="00000000" w:rsidRPr="00000000" w14:paraId="0000010A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Ez az egyik leggyakoribb adminisztratív kihívás a céges flották elektrifikációja során. A transzparens, mérhető és adóügyileg is megfelelő elszámolás kulcsfontosságú.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 probléma: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Hogy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térítse meg a cég a munkavállalónak a céges autó otthoni töltésére fordított villamos energia költségét anélkül, hogy a magáncélú áramfogyasztást is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finanszírozza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 technológiai megoldás: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megoldás a járműbe telepített telematikai egység (OBU) és esetenként az "okos" otthoni fali töltő kombinációja. A telematikai rendszer képes pontosan mérni és naplózni a járműbe töltött energia mennyiségét (kWh), és a GPS adatok alapján megkülönböztetni, hogy a töltés a céges telephelyen, nyilvános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töltőpontok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vagy a munkavállaló otthoni címén történt.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Adminisztrációs folyamat: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rendszer automatikusan havi riportot generál minden egyes munkavállaló otthoni töltéseiről, amely pontosan tartalmazza a felvett kWh mennyiséget. Ez a hitelesített riport szolgál a költségtérítés és a bérszámfejtés alapjául, feleslegessé téve a becsléseket és a bonyolult adminisztrációt.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280" w:line="240" w:lineRule="auto"/>
        <w:ind w:left="72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Adózási szempontok: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munkavállaló otthoni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áram költségének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megtérítése béren kívüli juttatásnak minősül. A gyakorlatban a cégek egy meghatározott, a piaci árakat tükröző átalánydíjjal számolnak (pl. 70 Ft/kWh). Erre az összegre a cégnek meg kell fizetnie a vonatkozó járulékokat (a dokumentumok szerint kb. 70%), így a vállalat teljes költsége egy otthon töltött kWh után körülbelül 119 Ft.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Ez még mindig jóval kedvezőbb, mint a legtöbb nyilvános töltő díja vagy a benzin/gázolaj költsége.</w:t>
      </w:r>
    </w:p>
    <w:p w:rsidR="00000000" w:rsidDel="00000000" w:rsidP="00000000" w:rsidRDefault="00000000" w:rsidRPr="00000000" w14:paraId="0000010F">
      <w:pPr>
        <w:spacing w:after="280" w:line="240" w:lineRule="auto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5.4. Milyen előnyökkel jár a flotta elektrifikációja az ESG (Környezeti, Társadalmi és Kormányzási) riportálás szempontjából?</w:t>
      </w:r>
    </w:p>
    <w:p w:rsidR="00000000" w:rsidDel="00000000" w:rsidP="00000000" w:rsidRDefault="00000000" w:rsidRPr="00000000" w14:paraId="00000110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ESG-szempontoknak való megfelelés ma már nem csupán "divat", hanem üzleti szükségszerűség, amelyet a befektetők, partnerek és a szabályozói környezet is egyre inkább megkövetel. A flotta elektrifikációja az ESG stratégia egyik leglátványosabb és legkönnyebben kommunikálható eleme lehet.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 – Environmental (Környezeti):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14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Mérhető CO2​-csökkentés: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telematikai rendszerek által szolgáltatott pontos, auditálható adatok a flotta károsanyag-kibocsátásának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csökkentéséről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közvetlenül beépíthetők az ESG riport "E" pillérébe, hitelesen alátámasztva a vállalat fenntarthatósági törekvéseit.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14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Energiahatékonyság: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elektromos hajtáslánc 40%-ról 90%-ra növeli a hajtás hatékonyságát a belső égésű motorokhoz képest, ami szintén pozitív ESG mutató.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S – Social (Társadalmi):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4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Vállalati brand és imázs: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zöld, modern flotta pozitív üzenetet közvetít a partnerek, az ügyfelek és a tágabb közösség felé, demonstrálva a vállalat elkötelezettségét a fenntarthatóság mellett.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14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Munkavállalói vonzerő és megtartás: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 csendes, modern és környezetbarát autók vonzóbb juttatási csomagot jelentenek, hozzájárulva a tehetséges munkaerő megszerzéséhez és megtartásához.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G – Governance (Kormányzási):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4"/>
        </w:numPr>
        <w:spacing w:after="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Adatvezérelt és transzparens működés: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elektrifikációs projekt adat-alapú tervezése és a működés folyamatos monitorozása a felelős és átlátható vállalatirányítás (governance) bizonyítéka.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14"/>
        </w:numPr>
        <w:spacing w:after="280" w:line="240" w:lineRule="auto"/>
        <w:ind w:left="1440" w:hanging="360"/>
        <w:rPr>
          <w:rFonts w:ascii="Calibri" w:cs="Calibri" w:eastAsia="Calibri" w:hAnsi="Calibri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1"/>
          <w:szCs w:val="21"/>
          <w:rtl w:val="0"/>
        </w:rPr>
        <w:t xml:space="preserve">Versenyképesség és piaci megfelelés: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 Az erős ESG-profil növeli a vállalat versenyképességét, különösen a nemzetközi piacokon és a nagyvállalati beszállítói láncokban, ahol az ESG-megfelelőség egyre gyakrabban alapkövetelmény.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Záró gondolatok</w:t>
      </w:r>
    </w:p>
    <w:p w:rsidR="00000000" w:rsidDel="00000000" w:rsidP="00000000" w:rsidRDefault="00000000" w:rsidRPr="00000000" w14:paraId="0000011B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elektromos autózásra való áttérés egy összetett, de megtérülő folyamat mind a magánszemélyek, mind a vállalatok számára. A siker kulcsa a tájékozottság és a tudatos, adat-alapú tervezés.</w:t>
      </w:r>
    </w:p>
    <w:p w:rsidR="00000000" w:rsidDel="00000000" w:rsidP="00000000" w:rsidRDefault="00000000" w:rsidRPr="00000000" w14:paraId="0000011C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magán vásárlók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számára a legfontosabb, hogy a járműválasztást a saját, valós közlekedési szokásaikhoz és – ami még kritikusabb – a töltési lehetőségeikhez igazítsák. Az otthoni töltés képessége alapjaiban határozza meg, hogy az elektromos autó valóban egy gazdaságos és kényelmes alternatívát jelent-e. A használt piacon való körültekintés, különösen az akkumulátor állapotának független szakértővel történő ellenőriztetése, elengedhetetlen a pénzügyi kockázatok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maximalizálásához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 cégvezetők számára a flotta elektrifikációja nem csupán egy járműcsere, hanem egy stratégiai üzleti döntés. A telematikai adatokra épülő, gondos tervezés lehetővé teszi a költségek és a CO2​-kibocsátás drasztikus csökkentését, miközben erősíti a vállalat piaci pozícióját és ESG-megfelelőségét. Az átállás egy olyan adatvezérelt flottamenedzsment rendszert hoz létre, amely a múltbeli tapasztalatokon alapuló reaktív üzemeltetés helyett a jövőbeli optimalizálást helyezi a középpontba.</w:t>
      </w:r>
    </w:p>
    <w:p w:rsidR="00000000" w:rsidDel="00000000" w:rsidP="00000000" w:rsidRDefault="00000000" w:rsidRPr="00000000" w14:paraId="0000011E">
      <w:pPr>
        <w:spacing w:after="280" w:line="24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Az "AI Kisokos" célja, hogy ezen az úton kísérje végig a felhasználókat, megbízható és személyre szabott információkkal támogatva őket a legjobb döntések meghozatalában, hozzájárulva egy fenntarthatóbb és hatékonyabb közlekedési kultúra kialakulásához.</w:t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ászló Iváncsó" w:id="1" w:date="2025-09-03T12:59:30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gyári katalógusokban gyakori a wH/km is!</w:t>
      </w:r>
    </w:p>
  </w:comment>
  <w:comment w:author="László Iváncsó" w:id="4" w:date="2025-09-03T13:23:20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Demján Sándor programban az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eszköz beszerzési támogatás alatt is be lehet szerezni villany autókat, nem kifejezetten erre van koírva,  de lehetőség - Nem tudom hogy áll a keret</w:t>
      </w:r>
    </w:p>
  </w:comment>
  <w:comment w:author="László Iváncsó" w:id="0" w:date="2025-09-03T12:53:54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Tudom, hogy gyerekcipőben jár főleg itthon, de esetleg a hidrogén hajtást is meg lehet e említeni a teljesség kedveert, az os elektromos motor és zero lokális emisszió</w:t>
      </w:r>
    </w:p>
  </w:comment>
  <w:comment w:author="László Iváncsó" w:id="3" w:date="2025-09-03T13:09:36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 alatt is, illetve az akku hőmérséklettol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fugg a töltési sebesség</w:t>
      </w:r>
    </w:p>
  </w:comment>
  <w:comment w:author="László Iváncsó" w:id="5" w:date="2025-09-03T13:26:01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már a dizel kategória napi 3-400 km-nél ne vegyen villanyautot, rámegy a gatyaja a dc toltesre</w:t>
      </w:r>
    </w:p>
  </w:comment>
  <w:comment w:author="László Iváncsó" w:id="6" w:date="2025-09-03T13:33:51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Megemlitenem h Magyaroszágon 17 az átlag életkora az autóknak ezért ez az értek sokkal rosszabb</w:t>
      </w:r>
    </w:p>
  </w:comment>
  <w:comment w:author="László Iváncsó" w:id="2" w:date="2025-09-03T13:10:55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tisztánlátás kedveert a töltési veszteséget is megemlitenem itt, az autoban töltött energia nem egyenlő a felhasznált energiával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0" w15:done="0"/>
  <w15:commentEx w15:paraId="00000122" w15:done="0"/>
  <w15:commentEx w15:paraId="00000123" w15:done="0"/>
  <w15:commentEx w15:paraId="00000125" w15:done="0"/>
  <w15:commentEx w15:paraId="00000126" w15:done="0"/>
  <w15:commentEx w15:paraId="00000127" w15:done="0"/>
  <w15:commentEx w15:paraId="0000012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h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9B031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9B031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9B031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9B031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9B031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rsid w:val="009B031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9B031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9B0310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9B0310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9B0310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9B0310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9B0310"/>
    <w:rPr>
      <w:rFonts w:cstheme="majorBidi" w:eastAsiaTheme="majorEastAsia"/>
      <w:color w:val="272727" w:themeColor="text1" w:themeTint="0000D8"/>
    </w:rPr>
  </w:style>
  <w:style w:type="character" w:styleId="CmChar" w:customStyle="1">
    <w:name w:val="Cím Char"/>
    <w:basedOn w:val="Bekezdsalapbettpusa"/>
    <w:link w:val="Cm"/>
    <w:uiPriority w:val="10"/>
    <w:rsid w:val="009B03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9B031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9B031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9B0310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9B0310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9B0310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9B031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9B0310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9B0310"/>
    <w:rPr>
      <w:b w:val="1"/>
      <w:bCs w:val="1"/>
      <w:smallCaps w:val="1"/>
      <w:color w:val="0f4761" w:themeColor="accent1" w:themeShade="0000BF"/>
      <w:spacing w:val="5"/>
    </w:rPr>
  </w:style>
  <w:style w:type="paragraph" w:styleId="NormlWeb">
    <w:name w:val="Normal (Web)"/>
    <w:basedOn w:val="Norml"/>
    <w:uiPriority w:val="99"/>
    <w:semiHidden w:val="1"/>
    <w:unhideWhenUsed w:val="1"/>
    <w:rsid w:val="009B031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hu-HU"/>
    </w:rPr>
  </w:style>
  <w:style w:type="character" w:styleId="apple-converted-space" w:customStyle="1">
    <w:name w:val="apple-converted-space"/>
    <w:basedOn w:val="Bekezdsalapbettpusa"/>
    <w:rsid w:val="009B0310"/>
  </w:style>
  <w:style w:type="character" w:styleId="mord" w:customStyle="1">
    <w:name w:val="mord"/>
    <w:basedOn w:val="Bekezdsalapbettpusa"/>
    <w:rsid w:val="009B0310"/>
  </w:style>
  <w:style w:type="character" w:styleId="mbin" w:customStyle="1">
    <w:name w:val="mbin"/>
    <w:basedOn w:val="Bekezdsalapbettpusa"/>
    <w:rsid w:val="009B0310"/>
  </w:style>
  <w:style w:type="character" w:styleId="mrel" w:customStyle="1">
    <w:name w:val="mrel"/>
    <w:basedOn w:val="Bekezdsalapbettpusa"/>
    <w:rsid w:val="009B0310"/>
  </w:style>
  <w:style w:type="character" w:styleId="vlist-s" w:customStyle="1">
    <w:name w:val="vlist-s"/>
    <w:basedOn w:val="Bekezdsalapbettpusa"/>
    <w:rsid w:val="009B031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j05PISO4msiEu3MApTMT2wWeA==">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2025-09-02T09:49:00Z</dcterms:created>
  <dc:creator>Gábor Pataki</dc:creator>
</cp:coreProperties>
</file>